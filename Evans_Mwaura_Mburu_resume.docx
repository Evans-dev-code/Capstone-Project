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5202" w14:textId="4087C5D5" w:rsidR="00FC1752" w:rsidRPr="00FC1752" w:rsidRDefault="00A60459" w:rsidP="00A60459">
      <w:pPr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FA05F9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EVANS MWAURA MBURU</w:t>
      </w:r>
    </w:p>
    <w:p w14:paraId="25B361C7" w14:textId="7601A4DF" w:rsidR="002747AE" w:rsidRDefault="00A60459" w:rsidP="00A60459">
      <w:r w:rsidRPr="00FA05F9">
        <w:rPr>
          <w:rFonts w:ascii="Times New Roman" w:hAnsi="Times New Roman" w:cs="Times New Roman"/>
          <w:color w:val="1F497D" w:themeColor="text2"/>
        </w:rPr>
        <w:t>■</w:t>
      </w:r>
      <w:r w:rsidRPr="00FA05F9">
        <w:rPr>
          <w:rFonts w:ascii="Times New Roman" w:hAnsi="Times New Roman" w:cs="Times New Roman"/>
        </w:rPr>
        <w:t xml:space="preserve"> Nairobi, Kenya | mwauraevans2003@gmail.com | +254 715 431 785</w:t>
      </w:r>
      <w:r w:rsidR="00FA05F9">
        <w:rPr>
          <w:rFonts w:ascii="Times New Roman" w:hAnsi="Times New Roman" w:cs="Times New Roman"/>
        </w:rPr>
        <w:t xml:space="preserve"> | LinkedIn: </w:t>
      </w:r>
      <w:hyperlink r:id="rId5" w:history="1">
        <w:r w:rsidR="00667A5A">
          <w:rPr>
            <w:rStyle w:val="Hyperlink"/>
          </w:rPr>
          <w:t>Linkedin</w:t>
        </w:r>
      </w:hyperlink>
      <w:r w:rsidR="008E53C2">
        <w:t xml:space="preserve">  </w:t>
      </w:r>
      <w:r w:rsidRPr="00FA05F9">
        <w:rPr>
          <w:rFonts w:ascii="Times New Roman" w:hAnsi="Times New Roman" w:cs="Times New Roman"/>
          <w:color w:val="1F497D" w:themeColor="text2"/>
        </w:rPr>
        <w:t>■</w:t>
      </w:r>
      <w:r w:rsidRPr="00FA05F9">
        <w:rPr>
          <w:rFonts w:ascii="Times New Roman" w:hAnsi="Times New Roman" w:cs="Times New Roman"/>
        </w:rPr>
        <w:t xml:space="preserve"> GitHub: </w:t>
      </w:r>
      <w:hyperlink r:id="rId6" w:history="1">
        <w:proofErr w:type="spellStart"/>
        <w:r w:rsidR="00667A5A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  <w:r w:rsidR="002747AE" w:rsidRPr="00FA05F9">
        <w:rPr>
          <w:rFonts w:ascii="Times New Roman" w:hAnsi="Times New Roman" w:cs="Times New Roman"/>
        </w:rPr>
        <w:t xml:space="preserve"> and </w:t>
      </w:r>
      <w:hyperlink r:id="rId7" w:history="1">
        <w:proofErr w:type="spellStart"/>
        <w:r w:rsidR="00667A5A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</w:p>
    <w:p w14:paraId="5F647E23" w14:textId="51051B97" w:rsidR="00F67326" w:rsidRPr="00F67326" w:rsidRDefault="00F67326" w:rsidP="00A60459">
      <w:r>
        <w:t xml:space="preserve">Portfolio: </w:t>
      </w:r>
      <w:hyperlink r:id="rId8" w:history="1">
        <w:r>
          <w:rPr>
            <w:rStyle w:val="Hyperlink"/>
          </w:rPr>
          <w:t>My Portfolio</w:t>
        </w:r>
      </w:hyperlink>
    </w:p>
    <w:p w14:paraId="7AAE780C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  <w:color w:val="4BACC6" w:themeColor="accent5"/>
        </w:rPr>
        <w:t xml:space="preserve">■ </w:t>
      </w:r>
      <w:r w:rsidRPr="00FA05F9"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  <w:t>EDUCATION</w:t>
      </w:r>
    </w:p>
    <w:p w14:paraId="1240622B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  <w:b/>
          <w:bCs/>
        </w:rPr>
        <w:t>Dedan Kimathi University of Technology</w:t>
      </w:r>
      <w:r w:rsidRPr="00FA05F9">
        <w:rPr>
          <w:rFonts w:ascii="Times New Roman" w:hAnsi="Times New Roman" w:cs="Times New Roman"/>
        </w:rPr>
        <w:t xml:space="preserve"> – B.Sc. Computer Science</w:t>
      </w:r>
    </w:p>
    <w:p w14:paraId="4B02BE33" w14:textId="1AC1B138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 xml:space="preserve">Sep 2022 – Present (Final Year, Expected Graduation: </w:t>
      </w:r>
      <w:ins w:id="0" w:author="Microsoft Word" w:date="2025-11-24T18:48:00Z" w16du:dateUtc="2025-11-24T15:48:00Z">
        <w:r w:rsidR="002747AE" w:rsidRPr="00FA05F9">
          <w:rPr>
            <w:rFonts w:ascii="Times New Roman" w:hAnsi="Times New Roman" w:cs="Times New Roman"/>
          </w:rPr>
          <w:t xml:space="preserve">March, </w:t>
        </w:r>
        <w:r w:rsidRPr="00FA05F9">
          <w:rPr>
            <w:rFonts w:ascii="Times New Roman" w:hAnsi="Times New Roman" w:cs="Times New Roman"/>
          </w:rPr>
          <w:t>202</w:t>
        </w:r>
        <w:r w:rsidR="002747AE" w:rsidRPr="00FA05F9">
          <w:rPr>
            <w:rFonts w:ascii="Times New Roman" w:hAnsi="Times New Roman" w:cs="Times New Roman"/>
          </w:rPr>
          <w:t>6</w:t>
        </w:r>
      </w:ins>
      <w:r w:rsidRPr="00FA05F9">
        <w:rPr>
          <w:rFonts w:ascii="Times New Roman" w:hAnsi="Times New Roman" w:cs="Times New Roman"/>
        </w:rPr>
        <w:t>)</w:t>
      </w:r>
    </w:p>
    <w:p w14:paraId="30390188" w14:textId="79F8DC74" w:rsidR="00FA05F9" w:rsidRPr="00FA05F9" w:rsidRDefault="00A60459" w:rsidP="00FA05F9">
      <w:pPr>
        <w:rPr>
          <w:rFonts w:ascii="Times New Roman" w:hAnsi="Times New Roman" w:cs="Times New Roman"/>
        </w:rPr>
      </w:pPr>
      <w:proofErr w:type="spellStart"/>
      <w:r w:rsidRPr="00FA05F9">
        <w:rPr>
          <w:rFonts w:ascii="Times New Roman" w:hAnsi="Times New Roman" w:cs="Times New Roman"/>
          <w:b/>
          <w:bCs/>
        </w:rPr>
        <w:t>Baricho</w:t>
      </w:r>
      <w:proofErr w:type="spellEnd"/>
      <w:r w:rsidRPr="00FA05F9">
        <w:rPr>
          <w:rFonts w:ascii="Times New Roman" w:hAnsi="Times New Roman" w:cs="Times New Roman"/>
          <w:b/>
          <w:bCs/>
        </w:rPr>
        <w:t xml:space="preserve"> High School</w:t>
      </w:r>
      <w:r w:rsidRPr="00FA05F9">
        <w:rPr>
          <w:rFonts w:ascii="Times New Roman" w:hAnsi="Times New Roman" w:cs="Times New Roman"/>
        </w:rPr>
        <w:t xml:space="preserve"> – Kenya Certificate of Secondary Education</w:t>
      </w:r>
      <w:r w:rsidR="00FA05F9" w:rsidRPr="00FA05F9">
        <w:rPr>
          <w:rFonts w:ascii="Times New Roman" w:hAnsi="Times New Roman" w:cs="Times New Roman"/>
        </w:rPr>
        <w:t xml:space="preserve"> | Jan 2018 – 2021</w:t>
      </w:r>
    </w:p>
    <w:p w14:paraId="788DBCA7" w14:textId="77777777" w:rsidR="00A60459" w:rsidRPr="00FA05F9" w:rsidRDefault="00A60459" w:rsidP="00A60459">
      <w:pPr>
        <w:rPr>
          <w:rFonts w:ascii="Times New Roman" w:hAnsi="Times New Roman" w:cs="Times New Roman"/>
          <w:color w:val="4BACC6" w:themeColor="accent5"/>
        </w:rPr>
      </w:pPr>
      <w:r w:rsidRPr="00FA05F9">
        <w:rPr>
          <w:rFonts w:ascii="Times New Roman" w:hAnsi="Times New Roman" w:cs="Times New Roman"/>
          <w:color w:val="4BACC6" w:themeColor="accent5"/>
        </w:rPr>
        <w:t xml:space="preserve">■ </w:t>
      </w:r>
      <w:r w:rsidRPr="00FA05F9"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  <w:t>TECHNICAL SKILLS</w:t>
      </w:r>
    </w:p>
    <w:p w14:paraId="708B48AD" w14:textId="3EFE6220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Programming &amp; Scripting: Java, C, JavaScript, HTML, CSS</w:t>
      </w:r>
      <w:ins w:id="1" w:author="Microsoft Word" w:date="2025-11-24T18:48:00Z" w16du:dateUtc="2025-11-24T15:48:00Z">
        <w:r w:rsidR="002747AE" w:rsidRPr="00FA05F9">
          <w:rPr>
            <w:rFonts w:ascii="Times New Roman" w:hAnsi="Times New Roman" w:cs="Times New Roman"/>
          </w:rPr>
          <w:t>, SCSS, TypeScript</w:t>
        </w:r>
      </w:ins>
    </w:p>
    <w:p w14:paraId="2A701859" w14:textId="377237FB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Frameworks &amp; Tools: Angular, Spring Boot, Node.js (beginner), Git/GitHub</w:t>
      </w:r>
      <w:r w:rsidR="00056DD0">
        <w:rPr>
          <w:rFonts w:ascii="Times New Roman" w:hAnsi="Times New Roman" w:cs="Times New Roman"/>
        </w:rPr>
        <w:t xml:space="preserve">, </w:t>
      </w:r>
      <w:r w:rsidR="00056DD0" w:rsidRPr="00056DD0">
        <w:rPr>
          <w:rFonts w:ascii="Times New Roman" w:hAnsi="Times New Roman" w:cs="Times New Roman"/>
        </w:rPr>
        <w:t>MySQL, PostgreSQL (beginner)</w:t>
      </w:r>
    </w:p>
    <w:p w14:paraId="512FC024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Networking &amp; Security: Troubleshooting, LAN/WAN setup, basic cybersecurity concepts</w:t>
      </w:r>
    </w:p>
    <w:p w14:paraId="2FEAFFAB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Other: API integration, software development lifecycle, team collaboration</w:t>
      </w:r>
    </w:p>
    <w:p w14:paraId="655F0DBF" w14:textId="77777777" w:rsidR="00A60459" w:rsidRPr="00FA05F9" w:rsidRDefault="00A60459" w:rsidP="00A60459">
      <w:pPr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</w:pPr>
      <w:r w:rsidRPr="00FA05F9">
        <w:rPr>
          <w:rFonts w:ascii="Times New Roman" w:hAnsi="Times New Roman" w:cs="Times New Roman"/>
          <w:color w:val="4BACC6" w:themeColor="accent5"/>
        </w:rPr>
        <w:t xml:space="preserve">■ </w:t>
      </w:r>
      <w:r w:rsidRPr="00FA05F9"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  <w:t>EXPERIENCE</w:t>
      </w:r>
    </w:p>
    <w:p w14:paraId="0A9F554C" w14:textId="6EF5B785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  <w:b/>
          <w:bCs/>
        </w:rPr>
        <w:t>Kenya Power – IT Department (Nyeri)</w:t>
      </w:r>
      <w:r w:rsidRPr="00FA05F9">
        <w:rPr>
          <w:rFonts w:ascii="Times New Roman" w:hAnsi="Times New Roman" w:cs="Times New Roman"/>
        </w:rPr>
        <w:t xml:space="preserve"> |</w:t>
      </w:r>
      <w:r w:rsidR="00FC1752">
        <w:t xml:space="preserve"> </w:t>
      </w:r>
      <w:ins w:id="2" w:author="Microsoft Word" w:date="2025-11-24T18:48:00Z" w16du:dateUtc="2025-11-24T15:48:00Z">
        <w:r w:rsidR="002747AE" w:rsidRPr="00FA05F9">
          <w:rPr>
            <w:rFonts w:ascii="Times New Roman" w:hAnsi="Times New Roman" w:cs="Times New Roman"/>
          </w:rPr>
          <w:t>Attachment</w:t>
        </w:r>
      </w:ins>
      <w:r w:rsidRPr="00FA05F9">
        <w:rPr>
          <w:rFonts w:ascii="Times New Roman" w:hAnsi="Times New Roman" w:cs="Times New Roman"/>
        </w:rPr>
        <w:t xml:space="preserve"> (Ja</w:t>
      </w:r>
      <w:r w:rsidR="002747AE" w:rsidRPr="00FA05F9">
        <w:rPr>
          <w:rFonts w:ascii="Times New Roman" w:hAnsi="Times New Roman" w:cs="Times New Roman"/>
        </w:rPr>
        <w:t>n</w:t>
      </w:r>
      <w:r w:rsidRPr="00FA05F9">
        <w:rPr>
          <w:rFonts w:ascii="Times New Roman" w:hAnsi="Times New Roman" w:cs="Times New Roman"/>
        </w:rPr>
        <w:t xml:space="preserve"> – Apr 2024)</w:t>
      </w:r>
    </w:p>
    <w:p w14:paraId="1D97F038" w14:textId="74881B11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 xml:space="preserve">• Assisted with troubleshooting and resolving IT-related issues </w:t>
      </w:r>
      <w:r w:rsidR="00667A5A">
        <w:rPr>
          <w:rFonts w:ascii="Times New Roman" w:hAnsi="Times New Roman" w:cs="Times New Roman"/>
        </w:rPr>
        <w:t>which could have affected over 50</w:t>
      </w:r>
      <w:r w:rsidRPr="00FA05F9">
        <w:rPr>
          <w:rFonts w:ascii="Times New Roman" w:hAnsi="Times New Roman" w:cs="Times New Roman"/>
        </w:rPr>
        <w:t xml:space="preserve"> staff</w:t>
      </w:r>
      <w:r w:rsidR="00667A5A">
        <w:rPr>
          <w:rFonts w:ascii="Times New Roman" w:hAnsi="Times New Roman" w:cs="Times New Roman"/>
        </w:rPr>
        <w:t xml:space="preserve"> users.</w:t>
      </w:r>
    </w:p>
    <w:p w14:paraId="68E7633E" w14:textId="1DFD6393" w:rsidR="00A60459" w:rsidRDefault="00A60459" w:rsidP="00A60459">
      <w:r w:rsidRPr="00FA05F9">
        <w:rPr>
          <w:rFonts w:ascii="Times New Roman" w:hAnsi="Times New Roman" w:cs="Times New Roman"/>
        </w:rPr>
        <w:t xml:space="preserve">• Gained practical exposure in networking and </w:t>
      </w:r>
      <w:r>
        <w:t>basic cybersecurity practices</w:t>
      </w:r>
      <w:r w:rsidR="00667A5A">
        <w:t>.</w:t>
      </w:r>
    </w:p>
    <w:p w14:paraId="0FD725A2" w14:textId="3DB2717F" w:rsidR="00A60459" w:rsidRPr="00FA05F9" w:rsidRDefault="00A60459" w:rsidP="00A60459">
      <w:pPr>
        <w:rPr>
          <w:rFonts w:ascii="Times New Roman" w:hAnsi="Times New Roman" w:cs="Times New Roman"/>
        </w:rPr>
      </w:pPr>
      <w:r>
        <w:t>• Learned</w:t>
      </w:r>
      <w:r w:rsidRPr="00FA05F9">
        <w:rPr>
          <w:rFonts w:ascii="Times New Roman" w:hAnsi="Times New Roman" w:cs="Times New Roman"/>
        </w:rPr>
        <w:t xml:space="preserve"> teamwork within a large corporate IT environment</w:t>
      </w:r>
      <w:r w:rsidR="00667A5A">
        <w:rPr>
          <w:rFonts w:ascii="Times New Roman" w:hAnsi="Times New Roman" w:cs="Times New Roman"/>
        </w:rPr>
        <w:t xml:space="preserve"> by ensuring work is done well.</w:t>
      </w:r>
    </w:p>
    <w:p w14:paraId="4BCB5EBD" w14:textId="5AD617A9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  <w:b/>
          <w:bCs/>
        </w:rPr>
        <w:t>EM Tech Hub – Tatu City</w:t>
      </w:r>
      <w:r w:rsidRPr="00FA05F9">
        <w:rPr>
          <w:rFonts w:ascii="Times New Roman" w:hAnsi="Times New Roman" w:cs="Times New Roman"/>
        </w:rPr>
        <w:t xml:space="preserve"> | </w:t>
      </w:r>
      <w:r>
        <w:t xml:space="preserve">Internship </w:t>
      </w:r>
      <w:ins w:id="3" w:author="Microsoft Word" w:date="2025-11-24T18:48:00Z" w16du:dateUtc="2025-11-24T15:48:00Z">
        <w:r w:rsidR="002747AE" w:rsidRPr="00FA05F9">
          <w:rPr>
            <w:rFonts w:ascii="Times New Roman" w:hAnsi="Times New Roman" w:cs="Times New Roman"/>
          </w:rPr>
          <w:t>Remote Attachment</w:t>
        </w:r>
        <w:r w:rsidRPr="00FA05F9">
          <w:rPr>
            <w:rFonts w:ascii="Times New Roman" w:hAnsi="Times New Roman" w:cs="Times New Roman"/>
          </w:rPr>
          <w:t xml:space="preserve"> (</w:t>
        </w:r>
        <w:r w:rsidR="002747AE" w:rsidRPr="00FA05F9">
          <w:rPr>
            <w:rFonts w:ascii="Times New Roman" w:hAnsi="Times New Roman" w:cs="Times New Roman"/>
          </w:rPr>
          <w:t>Feb</w:t>
        </w:r>
        <w:r w:rsidRPr="00FA05F9">
          <w:rPr>
            <w:rFonts w:ascii="Times New Roman" w:hAnsi="Times New Roman" w:cs="Times New Roman"/>
          </w:rPr>
          <w:t xml:space="preserve"> – </w:t>
        </w:r>
        <w:r w:rsidR="002747AE" w:rsidRPr="00FA05F9">
          <w:rPr>
            <w:rFonts w:ascii="Times New Roman" w:hAnsi="Times New Roman" w:cs="Times New Roman"/>
          </w:rPr>
          <w:t>Apr</w:t>
        </w:r>
      </w:ins>
      <w:r w:rsidRPr="00FA05F9">
        <w:rPr>
          <w:rFonts w:ascii="Times New Roman" w:hAnsi="Times New Roman" w:cs="Times New Roman"/>
        </w:rPr>
        <w:t xml:space="preserve"> 2024)</w:t>
      </w:r>
    </w:p>
    <w:p w14:paraId="2DA6AC9B" w14:textId="134ED450" w:rsidR="00FC1752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• Developed web applications using Angular, Spring Boot, and MySQL</w:t>
      </w:r>
      <w:r w:rsidR="00667A5A">
        <w:rPr>
          <w:rFonts w:ascii="Times New Roman" w:hAnsi="Times New Roman" w:cs="Times New Roman"/>
        </w:rPr>
        <w:t>.</w:t>
      </w:r>
    </w:p>
    <w:p w14:paraId="603F5832" w14:textId="62568E87" w:rsidR="00A60459" w:rsidRDefault="00A60459" w:rsidP="00A60459">
      <w:r>
        <w:t>• Contributed to a prototype e-commerce system, integrating APIs with MySQL.</w:t>
      </w:r>
    </w:p>
    <w:p w14:paraId="7927522C" w14:textId="5750074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 xml:space="preserve">• Enhanced skills in collaborative development and </w:t>
      </w:r>
      <w:r>
        <w:t xml:space="preserve">agile </w:t>
      </w:r>
      <w:r w:rsidRPr="00FA05F9">
        <w:rPr>
          <w:rFonts w:ascii="Times New Roman" w:hAnsi="Times New Roman" w:cs="Times New Roman"/>
        </w:rPr>
        <w:t>teamwork.</w:t>
      </w:r>
    </w:p>
    <w:p w14:paraId="74886448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  <w:b/>
          <w:bCs/>
        </w:rPr>
        <w:t>University Internal Attachment Project</w:t>
      </w:r>
      <w:r w:rsidRPr="00FA05F9">
        <w:rPr>
          <w:rFonts w:ascii="Times New Roman" w:hAnsi="Times New Roman" w:cs="Times New Roman"/>
        </w:rPr>
        <w:t xml:space="preserve"> | Jan – May 2023</w:t>
      </w:r>
    </w:p>
    <w:p w14:paraId="2F7C1991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• Built a team project: Online Shopping System prototype.</w:t>
      </w:r>
    </w:p>
    <w:p w14:paraId="21BEB5FB" w14:textId="2A2258D3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• Implemented user management, product listing, and order tracking features.</w:t>
      </w:r>
    </w:p>
    <w:p w14:paraId="49769465" w14:textId="609BEEA5" w:rsidR="00A60459" w:rsidRPr="00667A5A" w:rsidRDefault="00A60459" w:rsidP="00A60459">
      <w:pPr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</w:pPr>
      <w:r w:rsidRPr="00FA05F9">
        <w:rPr>
          <w:rFonts w:ascii="Times New Roman" w:hAnsi="Times New Roman" w:cs="Times New Roman"/>
          <w:color w:val="4BACC6" w:themeColor="accent5"/>
        </w:rPr>
        <w:t xml:space="preserve">■ </w:t>
      </w:r>
      <w:r w:rsidRPr="00FA05F9">
        <w:rPr>
          <w:rFonts w:ascii="Times New Roman" w:hAnsi="Times New Roman" w:cs="Times New Roman"/>
          <w:b/>
          <w:bCs/>
          <w:color w:val="4BACC6" w:themeColor="accent5"/>
          <w:sz w:val="28"/>
          <w:szCs w:val="28"/>
        </w:rPr>
        <w:t>PROJECTS</w:t>
      </w:r>
      <w:r w:rsidR="00667A5A" w:rsidRPr="00FA05F9">
        <w:rPr>
          <w:rFonts w:ascii="Times New Roman" w:hAnsi="Times New Roman" w:cs="Times New Roman"/>
        </w:rPr>
        <w:t xml:space="preserve"> </w:t>
      </w:r>
    </w:p>
    <w:p w14:paraId="6527BD88" w14:textId="33CBEAFA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• Developed websites and applications (ongoing</w:t>
      </w:r>
      <w:ins w:id="4" w:author="Microsoft Word" w:date="2025-11-24T18:48:00Z" w16du:dateUtc="2025-11-24T15:48:00Z">
        <w:r w:rsidR="002747AE" w:rsidRPr="00FA05F9">
          <w:rPr>
            <w:rFonts w:ascii="Times New Roman" w:hAnsi="Times New Roman" w:cs="Times New Roman"/>
          </w:rPr>
          <w:t xml:space="preserve"> final project</w:t>
        </w:r>
      </w:ins>
      <w:r w:rsidRPr="00FA05F9">
        <w:rPr>
          <w:rFonts w:ascii="Times New Roman" w:hAnsi="Times New Roman" w:cs="Times New Roman"/>
        </w:rPr>
        <w:t>).</w:t>
      </w:r>
    </w:p>
    <w:p w14:paraId="409EF840" w14:textId="77777777" w:rsidR="00A60459" w:rsidRPr="00FA05F9" w:rsidRDefault="00A60459" w:rsidP="00A60459">
      <w:pPr>
        <w:rPr>
          <w:rFonts w:ascii="Times New Roman" w:hAnsi="Times New Roman" w:cs="Times New Roman"/>
        </w:rPr>
      </w:pPr>
      <w:r w:rsidRPr="00FA05F9">
        <w:rPr>
          <w:rFonts w:ascii="Times New Roman" w:hAnsi="Times New Roman" w:cs="Times New Roman"/>
        </w:rPr>
        <w:t>• Focused on backend development and database management.</w:t>
      </w:r>
    </w:p>
    <w:p w14:paraId="7328DE87" w14:textId="2CB30223" w:rsidR="004D6A78" w:rsidRPr="00FA05F9" w:rsidRDefault="004D6A78" w:rsidP="00A60459">
      <w:pPr>
        <w:rPr>
          <w:rFonts w:ascii="Times New Roman" w:hAnsi="Times New Roman" w:cs="Times New Roman"/>
        </w:rPr>
      </w:pPr>
    </w:p>
    <w:sectPr w:rsidR="004D6A78" w:rsidRPr="00FA05F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906"/>
    <w:multiLevelType w:val="multilevel"/>
    <w:tmpl w:val="3B801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9D4027"/>
    <w:multiLevelType w:val="multilevel"/>
    <w:tmpl w:val="C7081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B00E97"/>
    <w:multiLevelType w:val="multilevel"/>
    <w:tmpl w:val="C90C6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AD6C56"/>
    <w:multiLevelType w:val="multilevel"/>
    <w:tmpl w:val="D00C06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035C73"/>
    <w:multiLevelType w:val="multilevel"/>
    <w:tmpl w:val="E39EE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01224395">
    <w:abstractNumId w:val="2"/>
  </w:num>
  <w:num w:numId="2" w16cid:durableId="263003600">
    <w:abstractNumId w:val="0"/>
  </w:num>
  <w:num w:numId="3" w16cid:durableId="1622567663">
    <w:abstractNumId w:val="1"/>
  </w:num>
  <w:num w:numId="4" w16cid:durableId="277222349">
    <w:abstractNumId w:val="4"/>
  </w:num>
  <w:num w:numId="5" w16cid:durableId="1089696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70"/>
    <w:rsid w:val="00056DD0"/>
    <w:rsid w:val="001F6E5A"/>
    <w:rsid w:val="00214D70"/>
    <w:rsid w:val="002747AE"/>
    <w:rsid w:val="003A6AEC"/>
    <w:rsid w:val="003E22B7"/>
    <w:rsid w:val="004D6A78"/>
    <w:rsid w:val="00667A5A"/>
    <w:rsid w:val="008E53C2"/>
    <w:rsid w:val="008E702D"/>
    <w:rsid w:val="008F47DA"/>
    <w:rsid w:val="00A440C4"/>
    <w:rsid w:val="00A60459"/>
    <w:rsid w:val="00A60DAC"/>
    <w:rsid w:val="00B5120D"/>
    <w:rsid w:val="00B8308C"/>
    <w:rsid w:val="00BA7637"/>
    <w:rsid w:val="00C53991"/>
    <w:rsid w:val="00CC1BDC"/>
    <w:rsid w:val="00D6746C"/>
    <w:rsid w:val="00EF7BE2"/>
    <w:rsid w:val="00F007B4"/>
    <w:rsid w:val="00F05794"/>
    <w:rsid w:val="00F67326"/>
    <w:rsid w:val="00F76263"/>
    <w:rsid w:val="00FA05F9"/>
    <w:rsid w:val="00FC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C7C8"/>
  <w15:docId w15:val="{93C7672B-1C0F-4645-B6E0-56B058C5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5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512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2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7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five-ruddy-29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ans-dev-code" TargetMode="External"/><Relationship Id="rId5" Type="http://schemas.openxmlformats.org/officeDocument/2006/relationships/hyperlink" Target="https://www.linkedin.com/in/evans-mburu-8224b734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Evans Mburu</cp:lastModifiedBy>
  <cp:revision>15</cp:revision>
  <dcterms:created xsi:type="dcterms:W3CDTF">2024-12-04T11:49:00Z</dcterms:created>
  <dcterms:modified xsi:type="dcterms:W3CDTF">2025-12-01T10:37:00Z</dcterms:modified>
</cp:coreProperties>
</file>